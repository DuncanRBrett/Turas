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m="http://schemas.openxmlformats.org/officeDocument/2006/math" mc:Ignorable="wps">
  <w:body>
    <w:p>
      <w:pPr>
        <w:pStyle w:val="Title"/>
      </w:pPr>
      <w:r>
        <w:t xml:space="preserve">Fixture narrative</w:t>
      </w:r>
    </w:p>
    <w:p>
      <w:pPr>
        <w:pStyle w:val="berschrift1"/>
      </w:pPr>
      <w:r>
        <w:t xml:space="preserve">Background &amp; method</w:t>
      </w:r>
    </w:p>
    <w:p>
      <w:r>
        <w:t xml:space="preserve">This study has </w:t>
      </w:r>
      <w:r>
        <w:rPr>
          <w:b/>
        </w:rPr>
        <w:t xml:space="preserve">136</w:t>
      </w:r>
      <w:r>
        <w:t xml:space="preserve"> responses and </w:t>
      </w:r>
      <w:r>
        <w:rPr>
          <w:i/>
        </w:rPr>
        <w:t xml:space="preserve">two</w:t>
      </w:r>
      <w:r>
        <w:t xml:space="preserve"> sections.</w:t>
      </w:r>
    </w:p>
    <w:p>
      <w:r>
        <w:t xml:space="preserve">See the </w:t>
      </w:r>
      <w:hyperlink r:id="rIdLink">
        <w:r>
          <w:t xml:space="preserve">Turas site</w:t>
        </w:r>
      </w:hyperlink>
      <w:r>
        <w:t xml:space="preserve"> for more.</w:t>
      </w:r>
    </w:p>
    <w:p>
      <w:r>
        <w:t>Line one</w:t>
        <w:br/>
        <w:t>line two</w:t>
      </w:r>
    </w:p>
    <w:p>
      <w:pPr>
        <w:pStyle w:val="Kop2"/>
      </w:pPr>
      <w:r>
        <w:t xml:space="preserve">How we asked</w:t>
      </w:r>
    </w:p>
    <w:p>
      <w:pPr>
        <w:pStyle w:val="ListParagraph"/>
        <w:numPr>
          <w:ilvl w:val="0"/>
          <w:numId w:val="1"/>
        </w:numPr>
      </w:pPr>
      <w:r>
        <w:t xml:space="preserve">Online survey</w:t>
      </w:r>
    </w:p>
    <w:p>
      <w:pPr>
        <w:pStyle w:val="ListParagraph"/>
        <w:numPr>
          <w:ilvl w:val="1"/>
          <w:numId w:val="1"/>
        </w:numPr>
      </w:pPr>
      <w:r>
        <w:t xml:space="preserve">Invites by email</w:t>
      </w:r>
    </w:p>
    <w:p>
      <w:pPr>
        <w:pStyle w:val="ListParagraph"/>
        <w:numPr>
          <w:ilvl w:val="0"/>
          <w:numId w:val="1"/>
        </w:numPr>
      </w:pPr>
      <w:r>
        <w:t xml:space="preserve">Two reminders</w:t>
      </w:r>
    </w:p>
    <w:p>
      <w:r>
        <w:t xml:space="preserve">A paragraph between lists.</w:t>
      </w:r>
    </w:p>
    <w:p>
      <w:pPr>
        <w:pStyle w:val="ListParagraph"/>
        <w:numPr>
          <w:ilvl w:val="0"/>
          <w:numId w:val="2"/>
        </w:numPr>
      </w:pPr>
      <w:r>
        <w:t xml:space="preserve">First step</w:t>
      </w:r>
    </w:p>
    <w:p>
      <w:pPr>
        <w:pStyle w:val="ListParagraph"/>
        <w:numPr>
          <w:ilvl w:val="0"/>
          <w:numId w:val="2"/>
        </w:numPr>
      </w:pPr>
      <w:r>
        <w:t xml:space="preserve">Second step</w:t>
      </w:r>
    </w:p>
    <w:tbl>
      <w:tblPr/>
      <w:tblGrid/>
      <w:tr>
        <w:tc>
          <w:tcPr/>
          <w:p>
            <w:r>
              <w:t xml:space="preserve">Group</w:t>
            </w:r>
            <w:r>
              <w:drawing>
                <wp:inline distT="0" distB="0" distL="0" distR="0">
                  <wp:extent cx="914400" cy="457200"/>
                  <wp:docPr id="2" name="Picture" descr=""/>
                  <a:graphic>
                    <a:graphicData uri="http://schemas.openxmlformats.org/drawingml/2006/picture">
                      <pic:pic>
                        <pic:nvPicPr>
                          <pic:cNvPr id="0" name="pic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r>
              <w:t xml:space="preserve">n</w:t>
            </w:r>
          </w:p>
        </w:tc>
        <w:tc>
          <w:tcPr/>
          <w:p>
            <w:r>
              <w:t xml:space="preserve">%</w:t>
            </w:r>
          </w:p>
        </w:tc>
      </w:tr>
      <w:tr>
        <w:tc>
          <w:tcPr/>
          <w:p>
            <w:r>
              <w:t xml:space="preserve">Staff</w:t>
            </w:r>
          </w:p>
        </w:tc>
        <w:tc>
          <w:tcPr/>
          <w:p>
            <w:r>
              <w:t xml:space="preserve">136</w:t>
            </w:r>
          </w:p>
        </w:tc>
        <w:tc>
          <w:tcPr/>
          <w:p>
            <w:r>
              <w:t xml:space="preserve">58%</w:t>
            </w:r>
          </w:p>
          <w:p>
            <w:r>
              <w:t xml:space="preserve">of invites</w:t>
            </w:r>
          </w:p>
        </w:tc>
      </w:tr>
    </w:tbl>
    <w:p>
      <w:r>
        <w:t xml:space="preserve">Response rate </w:t>
      </w:r>
      <w:ins w:id="1" w:author="A" w:date="2026-09-22T00:00:00Z">
        <w:r>
          <w:t xml:space="preserve">fell </w:t>
        </w:r>
      </w:ins>
      <w:del w:id="2" w:author="A" w:date="2026-09-22T00:00:00Z">
        <w:r>
          <w:delText xml:space="preserve">rose </w:delText>
        </w:r>
      </w:del>
      <w:r>
        <w:t xml:space="preserve">to 58%.</w:t>
      </w:r>
    </w:p>
    <w:p>
      <w:pPr>
        <w:pStyle w:val="berschrift1"/>
      </w:pPr>
      <w:r>
        <w:t xml:space="preserve">Executive summary</w:t>
      </w:r>
    </w:p>
    <w:p>
      <w:commentRangeStart w:id="0"/>
      <w:r>
        <w:t xml:space="preserve">Ratings are stable.</w:t>
      </w:r>
      <w:commentRangeEnd w:id="0"/>
      <w:r>
        <w:commentReference w:id="0"/>
      </w:r>
      <w:r>
        <w:footnoteReference w:id="1"/>
      </w:r>
    </w:p>
    <w:p>
      <w:pPr>
        <w:pStyle w:val="Quote"/>
      </w:pPr>
      <w:r>
        <w:t xml:space="preserve">"Culture varies by campus."</w:t>
      </w:r>
    </w:p>
    <w:p>
      <w:r>
        <w:drawing>
          <wp:inline distT="0" distB="0" distL="0" distR="0">
            <wp:extent cx="914400" cy="457200"/>
            <wp:docPr id="3" name="Picture" descr="Response chart"/>
            <a:graphic>
              <a:graphicData uri="http://schemas.openxmlformats.org/drawingml/2006/picture">
                <pic:pic>
                  <pic:nvPicPr>
                    <pic:cNvPr id="0" name="pic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Text before.</w:t>
      </w:r>
      <w:r>
        <w:drawing>
          <wp:inline distT="0" distB="0" distL="0" distR="0">
            <wp:extent cx="914400" cy="457200"/>
            <wp:docPr id="4" name="Picture" descr=""/>
            <a:graphic>
              <a:graphicData uri="http://schemas.openxmlformats.org/drawingml/2006/picture">
                <pic:pic>
                  <pic:nvPicPr>
                    <pic:cNvPr id="0" name="pic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Text after.</w:t>
      </w:r>
    </w:p>
    <w:p>
      <w:r>
        <w:t xml:space="preserve">Visible text.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457200"/>
                <wp:wrapNone/>
                <wp:docPr id="20" name="Text Box 1"/>
                <a:graphic>
                  <a:graphicData uri="http://schemas.microsoft.com/office/word/2010/wordprocessingShape">
                    <wps:wsp>
                      <wps:spPr/>
                      <wps:txbx>
                        <w:txbxContent>
                          <w:p>
                            <w:r>
                              <w:t xml:space="preserve">Hidden box text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Hidden box text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drawing>
          <wp:inline distT="0" distB="0" distL="0" distR="0">
            <wp:extent cx="914400" cy="457200"/>
            <wp:docPr id="21" name="Arrow" descr=""/>
            <a:graphic>
              <a:graphicData uri="http://schemas.microsoft.com/office/word/2010/wordprocessingShape">
                <wps:wsp>
                  <wps:spPr>
                    <a:prstGeom prst="rightArrow">
                      <a:avLst/>
                    </a:prstGeom>
                  </wps:spPr>
                  <wps:bodyPr/>
                </wps:wsp>
              </a:graphicData>
            </a:graphic>
          </wp:inline>
        </w:drawing>
      </w:r>
    </w:p>
    <w:p>
      <w:r>
        <w:drawing>
          <wp:inline distT="0" distB="0" distL="0" distR="0">
            <wp:extent cx="914400" cy="457200"/>
            <wp:docPr id="22" name="Chart" descr=""/>
            <a:graphic>
              <a:graphicData uri="http://schemas.openxmlformats.org/drawingml/2006/chart">
                <c:chart xmlns:c="http://schemas.openxmlformats.org/drawingml/2006/chart" r:id="rIdChartMissing"/>
              </a:graphicData>
            </a:graphic>
          </wp:inline>
        </w:drawing>
      </w:r>
    </w:p>
    <w:p>
      <w:r>
        <w:drawing>
          <wp:inline distT="0" distB="0" distL="0" distR="0">
            <wp:extent cx="914400" cy="457200"/>
            <wp:docPr id="23" name="Diagram" descr=""/>
            <a:graphic>
              <a:graphicData uri="http://schemas.openxmlformats.org/drawingml/2006/diagram">
                <dgm:relIds xmlns:dgm="http://schemas.openxmlformats.org/drawingml/2006/diagram" r:dm="rIdDgmMissing" r:lo="rIdDgmMissing" r:qs="rIdDgmMissing" r:cs="rIdDgmMissing"/>
              </a:graphicData>
            </a:graphic>
          </wp:inline>
        </w:drawing>
      </w:r>
    </w:p>
    <w:p>
      <w:r>
        <w:drawing>
          <wp:inline distT="0" distB="0" distL="0" distR="0">
            <wp:extent cx="914400" cy="457200"/>
            <wp:docPr id="5" name="Picture" descr="Pasted chart"/>
            <a:graphic>
              <a:graphicData uri="http://schemas.openxmlformats.org/drawingml/2006/picture">
                <pic:pic>
                  <pic:nvPicPr>
                    <pic:cNvPr id="0" name="pic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457200"/>
            <wp:docPr id="6" name="Picture" descr=""/>
            <a:graphic>
              <a:graphicData uri="http://schemas.openxmlformats.org/drawingml/2006/picture">
                <pic:pic>
                  <pic:nvPicPr>
                    <pic:cNvPr id="0" name="pic"/>
                    <pic:cNvPicPr/>
                  </pic:nvPicPr>
                  <pic:blipFill>
                    <a:blip r:link="rIdLink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Equation follows.</w:t>
      </w:r>
      <m:oMath>
        <m:r>
          <m:t>x</m:t>
        </m:r>
      </m:oMath>
    </w:p>
    <w:tbl>
      <w:tblPr/>
      <w:tblGrid/>
      <w:tr>
        <w:tc>
          <w:tcPr>
            <w:gridSpan w:val="2"/>
          </w:tcPr>
          <w:p>
            <w:r>
              <w:t xml:space="preserve">Merged</w:t>
            </w:r>
          </w:p>
        </w:tc>
      </w:tr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</w:tr>
    </w:tbl>
    <w:p>
      <w:pPr>
        <w:pStyle w:val="Heading3"/>
      </w:pPr>
      <w:r>
        <w:t xml:space="preserve">Minor heading</w:t>
      </w:r>
    </w:p>
    <w:p/>
    <w:p>
      <w:pPr>
        <w:pStyle w:val="ListBullet"/>
      </w:pPr>
      <w:r>
        <w:t xml:space="preserve">Styled bullet</w:t>
      </w:r>
    </w:p>
    <w:sdt>
      <w:sdtPr/>
      <w:sdtContent>
        <w:p>
          <w:r>
            <w:t xml:space="preserve">Inside a control</w:t>
          </w:r>
        </w:p>
      </w:sdtContent>
    </w:sdt>
    <w:p>
      <w:pPr>
        <w:pStyle w:val="berschrift1"/>
      </w:pPr>
      <w:r>
        <w:t xml:space="preserve">Executive summary</w:t>
      </w:r>
    </w:p>
    <w:p>
      <w:r>
        <w:t xml:space="preserve">Second occurrence.</w:t>
      </w:r>
    </w:p>
    <w:sectPr>
      <w:headerReference w:type="default" r:id="rIdHdr1"/>
      <w:footerReference w:type="default" r:id="rIdFtr1"/>
      <w:pgSz w:w="11906" w:h="16838"/>
      <w:cols w:num="2"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m="http://schemas.openxmlformats.org/officeDocument/2006/math" mc:Ignorable="wps">
  <w:comment w:id="0" w:author="A" w:date="2026-09-22T00:00:00Z">
    <w:p>
      <w:r>
        <w:t xml:space="preserve">Check this figure.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m="http://schemas.openxmlformats.org/officeDocument/2006/math" mc:Ignorable="wps">
  <w:p/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m="http://schemas.openxmlformats.org/officeDocument/2006/math" mc:Ignorable="wps">
  <w:footnote w:type="separator" w:id="-1">
    <w:p/>
  </w:footnote>
  <w:footnote w:id="1">
    <w:p>
      <w:r>
        <w:t xml:space="preserve">Weighted to staff numbers.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m="http://schemas.openxmlformats.org/officeDocument/2006/math" mc:Ignorable="wps">
  <w:p>
    <w:r>
      <w:t xml:space="preserve"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</w:lvl>
    <w:lvl w:ilvl="1">
      <w:start w:val="1"/>
      <w:numFmt w:val="bullet"/>
    </w:lvl>
  </w:abstractNum>
  <w:abstractNum w:abstractNumId="1">
    <w:lvl w:ilvl="0">
      <w:start w:val="1"/>
      <w:numFmt w:val="decimal"/>
    </w:lvl>
    <w:lvl w:ilvl="1">
      <w:start w:val="1"/>
      <w:numFmt w:val="lowerLetter"/>
    </w:lvl>
  </w:abstractNum>
  <w:num w:numId="1">
    <w:abstractNumId w:val="0"/>
  </w:num>
  <w:num w:numId="2">
    <w:abstractNumId w:val="1"/>
  </w:num>
  <w:num w:numId="3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</w:style>
  <w:style w:type="paragraph" w:styleId="Kop2">
    <w:name w:val="heading 2"/>
    <w:basedOn w:val="Normal"/>
  </w:style>
  <w:style w:type="paragraph" w:styleId="Heading3">
    <w:name w:val="heading 3"/>
    <w:basedOn w:val="Normal"/>
  </w:style>
  <w:style w:type="paragraph" w:styleId="Quote">
    <w:name w:val="Quote"/>
    <w:basedOn w:val="Normal"/>
  </w:style>
  <w:style w:type="paragraph" w:styleId="ListParagraph">
    <w:name w:val="List Paragraph"/>
    <w:basedOn w:val="Normal"/>
  </w:style>
  <w:style w:type="paragraph" w:styleId="ListBullet">
    <w:name w:val="List Bullet"/>
    <w:basedOn w:val="Normal"/>
    <w:pPr>
      <w:numPr>
        <w:numId w:val="3"/>
      </w:numPr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g1" Type="http://schemas.openxmlformats.org/officeDocument/2006/relationships/image" Target="media/image1.png"/><Relationship Id="rIdImg2" Type="http://schemas.openxmlformats.org/officeDocument/2006/relationships/image" Target="media/image2.emf"/><Relationship Id="rIdLinked" Type="http://schemas.openxmlformats.org/officeDocument/2006/relationships/image" Target="file:///C:/charts/linked.png" TargetMode="External"/><Relationship Id="rIdLink" Type="http://schemas.openxmlformats.org/officeDocument/2006/relationships/hyperlink" Target="https://example.org/turas" TargetMode="External"/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
</file>